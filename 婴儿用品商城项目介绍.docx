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婴儿用品商城项目</w:t>
      </w:r>
    </w:p>
    <w:p>
      <w:pPr>
        <w:jc w:val="both"/>
        <w:outlineLvl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一:项目整体介绍</w:t>
      </w:r>
    </w:p>
    <w:p>
      <w:pPr>
        <w:jc w:val="both"/>
      </w:pPr>
      <w:r>
        <w:drawing>
          <wp:inline distT="0" distB="0" distL="114300" distR="114300">
            <wp:extent cx="5268595" cy="468757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rPr>
          <w:rFonts w:hint="eastAsia"/>
          <w:sz w:val="28"/>
          <w:szCs w:val="28"/>
          <w:lang w:val="en-US" w:eastAsia="zh-CN"/>
        </w:rPr>
        <w:t>:项目整体介绍</w:t>
      </w:r>
    </w:p>
    <w:p>
      <w:pPr>
        <w:widowControl/>
        <w:ind w:firstLine="420" w:firstLineChars="20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页面：主页，分类页面，购物车页面，个人中心页面，详情页</w:t>
      </w:r>
    </w:p>
    <w:p>
      <w:pPr>
        <w:widowControl/>
        <w:ind w:firstLine="420" w:firstLineChars="200"/>
        <w:jc w:val="left"/>
        <w:rPr>
          <w:ins w:id="0" w:author="^O^所谓" w:date="2020-03-21T10:20:33Z"/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功能页面：引导页，广告页，确认订单页面，我的订单页面， 我的收藏页面，支付页面，我的地址页面,</w:t>
      </w:r>
    </w:p>
    <w:p>
      <w:pPr>
        <w:widowControl/>
        <w:ind w:firstLine="420" w:firstLineChars="200"/>
        <w:jc w:val="left"/>
        <w:rPr>
          <w:rFonts w:hint="default"/>
          <w:color w:val="FF0000"/>
          <w:lang w:val="en-US" w:eastAsia="zh-CN"/>
        </w:rPr>
      </w:pPr>
      <w:ins w:id="1" w:author="^O^所谓" w:date="2020-03-21T10:21:08Z">
        <w:r>
          <w:rPr>
            <w:rFonts w:hint="default"/>
            <w:color w:val="FF0000"/>
            <w:lang w:val="en-US" w:eastAsia="zh-CN"/>
          </w:rPr>
          <w:t>项目栈：Vue.js框架、vant UI框架、Swiper、vsCode编译工具、html5、 css3、 es6、axios</w:t>
        </w:r>
      </w:ins>
      <w:bookmarkStart w:id="0" w:name="_GoBack"/>
      <w:bookmarkEnd w:id="0"/>
    </w:p>
    <w:p>
      <w:pPr>
        <w:widowControl/>
        <w:ind w:firstLineChars="20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实现功能：</w:t>
      </w:r>
    </w:p>
    <w:p>
      <w:pPr>
        <w:widowControl/>
        <w:numPr>
          <w:ilvl w:val="0"/>
          <w:numId w:val="1"/>
        </w:numPr>
        <w:ind w:firstLineChars="200"/>
        <w:jc w:val="left"/>
        <w:outlineLvl w:val="1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引导页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当用户第一次登陆的时候显示引导页</w:t>
      </w:r>
    </w:p>
    <w:p>
      <w:pPr>
        <w:widowControl/>
        <w:numPr>
          <w:ilvl w:val="0"/>
          <w:numId w:val="1"/>
        </w:numPr>
        <w:ind w:left="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广告页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3秒后自动跳转到主页，或者点击按钮跳转</w:t>
      </w:r>
    </w:p>
    <w:p>
      <w:pPr>
        <w:widowControl/>
        <w:numPr>
          <w:ilvl w:val="0"/>
          <w:numId w:val="1"/>
        </w:numPr>
        <w:ind w:firstLineChars="200"/>
        <w:jc w:val="left"/>
        <w:outlineLvl w:val="1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首页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可以跳转到各个商品的详细页面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点击搜索框，会跳到搜索页面</w:t>
      </w:r>
    </w:p>
    <w:p>
      <w:pPr>
        <w:widowControl/>
        <w:numPr>
          <w:ilvl w:val="0"/>
          <w:numId w:val="1"/>
        </w:numPr>
        <w:ind w:left="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分类页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实现左右联动效果，</w:t>
      </w:r>
    </w:p>
    <w:p>
      <w:pPr>
        <w:widowControl/>
        <w:numPr>
          <w:ilvl w:val="0"/>
          <w:numId w:val="1"/>
        </w:numPr>
        <w:ind w:left="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个人中心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登陆注册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全部订单页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我的收藏页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我的地址页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优惠券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设置</w:t>
      </w:r>
    </w:p>
    <w:p>
      <w:pPr>
        <w:widowControl/>
        <w:numPr>
          <w:ilvl w:val="0"/>
          <w:numId w:val="1"/>
        </w:numPr>
        <w:ind w:firstLineChars="200"/>
        <w:jc w:val="left"/>
        <w:outlineLvl w:val="1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详情页功能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当前商品的详情介绍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返回首页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加入购物车，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实现在购物车图标右上的数字与购物车中商品数量的同步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加入到我的收藏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实现悬着商品规格列表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优惠券的显示也选择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立即支付</w:t>
      </w:r>
    </w:p>
    <w:p>
      <w:pPr>
        <w:widowControl/>
        <w:numPr>
          <w:ilvl w:val="1"/>
          <w:numId w:val="1"/>
        </w:numPr>
        <w:ind w:left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选中商品规格也购买数量</w:t>
      </w:r>
    </w:p>
    <w:p>
      <w:pPr>
        <w:widowControl/>
        <w:numPr>
          <w:ilvl w:val="0"/>
          <w:numId w:val="1"/>
        </w:numPr>
        <w:ind w:left="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购物车功能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购物车为空的时候提示，给一个跳转到首页的按钮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全选和反选，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自动计算选中商品的总价格，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当没有选中任何商品的时候提交订单，会提示，并且不会提交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从购物车中删除商品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对应商品数量的加减，最少为1，无上限</w:t>
      </w:r>
    </w:p>
    <w:p>
      <w:pPr>
        <w:widowControl/>
        <w:numPr>
          <w:ilvl w:val="0"/>
          <w:numId w:val="1"/>
        </w:numPr>
        <w:ind w:left="0" w:firstLine="42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确认订单功能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获取我的地址中的默认地址，并且可以修改订单地址，和添加一个地址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显示商品数据，和共需付费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若点击返回，该订单的状态设置为待支付</w:t>
      </w:r>
    </w:p>
    <w:p>
      <w:pPr>
        <w:widowControl/>
        <w:numPr>
          <w:ilvl w:val="1"/>
          <w:numId w:val="1"/>
        </w:numPr>
        <w:ind w:left="420" w:firstLine="420" w:firstLineChars="200"/>
        <w:jc w:val="left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若点击支付订单，跳转到支付页面，完成支付后该订单状态设置为待收货，</w:t>
      </w:r>
    </w:p>
    <w:p>
      <w:pPr>
        <w:widowControl/>
        <w:numPr>
          <w:ilvl w:val="0"/>
          <w:numId w:val="1"/>
        </w:numPr>
        <w:ind w:left="0" w:firstLine="420" w:firstLineChars="200"/>
        <w:jc w:val="left"/>
        <w:outlineLvl w:val="1"/>
        <w:rPr>
          <w:rFonts w:hint="default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我的订单功能</w:t>
      </w:r>
    </w:p>
    <w:p>
      <w:pPr>
        <w:widowControl/>
        <w:ind w:firstLineChars="200"/>
        <w:jc w:val="left"/>
        <w:rPr>
          <w:ins w:id="2" w:author="^O^所谓" w:date="2020-03-15T02:42:20Z"/>
          <w:rFonts w:hint="default"/>
          <w:color w:val="FF0000"/>
          <w:lang w:val="en-US" w:eastAsia="zh-CN"/>
        </w:rPr>
      </w:pPr>
      <w:ins w:id="3" w:author="^O^所谓" w:date="2020-03-15T02:41:35Z">
        <w:r>
          <w:rPr>
            <w:rFonts w:hint="eastAsia"/>
            <w:color w:val="FF0000"/>
            <w:lang w:val="en-US" w:eastAsia="zh-CN"/>
          </w:rPr>
          <w:t>分为</w:t>
        </w:r>
      </w:ins>
      <w:ins w:id="4" w:author="^O^所谓" w:date="2020-03-15T02:41:37Z">
        <w:r>
          <w:rPr>
            <w:rFonts w:hint="eastAsia"/>
            <w:color w:val="FF0000"/>
            <w:lang w:val="en-US" w:eastAsia="zh-CN"/>
          </w:rPr>
          <w:t>全部</w:t>
        </w:r>
      </w:ins>
      <w:ins w:id="5" w:author="^O^所谓" w:date="2020-03-15T02:41:38Z">
        <w:r>
          <w:rPr>
            <w:rFonts w:hint="eastAsia"/>
            <w:color w:val="FF0000"/>
            <w:lang w:val="en-US" w:eastAsia="zh-CN"/>
          </w:rPr>
          <w:t>订单</w:t>
        </w:r>
      </w:ins>
      <w:ins w:id="6" w:author="^O^所谓" w:date="2020-03-15T02:41:52Z">
        <w:r>
          <w:rPr>
            <w:rFonts w:hint="eastAsia"/>
            <w:color w:val="FF0000"/>
            <w:lang w:val="en-US" w:eastAsia="zh-CN"/>
          </w:rPr>
          <w:t>，</w:t>
        </w:r>
      </w:ins>
      <w:ins w:id="7" w:author="^O^所谓" w:date="2020-03-15T02:41:41Z">
        <w:r>
          <w:rPr>
            <w:rFonts w:hint="eastAsia"/>
            <w:color w:val="FF0000"/>
            <w:lang w:val="en-US" w:eastAsia="zh-CN"/>
          </w:rPr>
          <w:t>待</w:t>
        </w:r>
      </w:ins>
      <w:ins w:id="8" w:author="^O^所谓" w:date="2020-03-15T02:41:43Z">
        <w:r>
          <w:rPr>
            <w:rFonts w:hint="eastAsia"/>
            <w:color w:val="FF0000"/>
            <w:lang w:val="en-US" w:eastAsia="zh-CN"/>
          </w:rPr>
          <w:t>付款</w:t>
        </w:r>
      </w:ins>
      <w:ins w:id="9" w:author="^O^所谓" w:date="2020-03-15T02:41:56Z">
        <w:r>
          <w:rPr>
            <w:rFonts w:hint="eastAsia"/>
            <w:color w:val="FF0000"/>
            <w:lang w:val="en-US" w:eastAsia="zh-CN"/>
          </w:rPr>
          <w:t>，</w:t>
        </w:r>
      </w:ins>
      <w:ins w:id="10" w:author="^O^所谓" w:date="2020-03-15T02:42:00Z">
        <w:r>
          <w:rPr>
            <w:rFonts w:hint="eastAsia"/>
            <w:color w:val="FF0000"/>
            <w:lang w:val="en-US" w:eastAsia="zh-CN"/>
          </w:rPr>
          <w:t>待收货，</w:t>
        </w:r>
      </w:ins>
      <w:ins w:id="11" w:author="^O^所谓" w:date="2020-03-15T02:42:02Z">
        <w:r>
          <w:rPr>
            <w:rFonts w:hint="eastAsia"/>
            <w:color w:val="FF0000"/>
            <w:lang w:val="en-US" w:eastAsia="zh-CN"/>
          </w:rPr>
          <w:t>和</w:t>
        </w:r>
      </w:ins>
      <w:ins w:id="12" w:author="^O^所谓" w:date="2020-03-15T02:42:04Z">
        <w:r>
          <w:rPr>
            <w:rFonts w:hint="eastAsia"/>
            <w:color w:val="FF0000"/>
            <w:lang w:val="en-US" w:eastAsia="zh-CN"/>
          </w:rPr>
          <w:t>已完成</w:t>
        </w:r>
      </w:ins>
      <w:ins w:id="13" w:author="^O^所谓" w:date="2020-03-15T02:42:05Z">
        <w:r>
          <w:rPr>
            <w:rFonts w:hint="eastAsia"/>
            <w:color w:val="FF0000"/>
            <w:lang w:val="en-US" w:eastAsia="zh-CN"/>
          </w:rPr>
          <w:t>，</w:t>
        </w:r>
      </w:ins>
      <w:ins w:id="14" w:author="^O^所谓" w:date="2020-03-15T02:42:10Z">
        <w:r>
          <w:rPr>
            <w:rFonts w:hint="eastAsia"/>
            <w:color w:val="FF0000"/>
            <w:lang w:val="en-US" w:eastAsia="zh-CN"/>
          </w:rPr>
          <w:t>通过</w:t>
        </w:r>
      </w:ins>
      <w:ins w:id="15" w:author="^O^所谓" w:date="2020-03-15T02:42:13Z">
        <w:r>
          <w:rPr>
            <w:rFonts w:hint="eastAsia"/>
            <w:color w:val="FF0000"/>
            <w:lang w:val="en-US" w:eastAsia="zh-CN"/>
          </w:rPr>
          <w:t>订单</w:t>
        </w:r>
      </w:ins>
      <w:ins w:id="16" w:author="^O^所谓" w:date="2020-03-15T02:42:14Z">
        <w:r>
          <w:rPr>
            <w:rFonts w:hint="eastAsia"/>
            <w:color w:val="FF0000"/>
            <w:lang w:val="en-US" w:eastAsia="zh-CN"/>
          </w:rPr>
          <w:t>状态</w:t>
        </w:r>
      </w:ins>
      <w:ins w:id="17" w:author="^O^所谓" w:date="2020-03-15T02:42:15Z">
        <w:r>
          <w:rPr>
            <w:rFonts w:hint="eastAsia"/>
            <w:color w:val="FF0000"/>
            <w:lang w:val="en-US" w:eastAsia="zh-CN"/>
          </w:rPr>
          <w:t>来</w:t>
        </w:r>
      </w:ins>
      <w:ins w:id="18" w:author="^O^所谓" w:date="2020-03-15T02:42:17Z">
        <w:r>
          <w:rPr>
            <w:rFonts w:hint="eastAsia"/>
            <w:color w:val="FF0000"/>
            <w:lang w:val="en-US" w:eastAsia="zh-CN"/>
          </w:rPr>
          <w:t>分类</w:t>
        </w:r>
      </w:ins>
    </w:p>
    <w:p>
      <w:pPr>
        <w:widowControl/>
        <w:numPr>
          <w:ilvl w:val="1"/>
          <w:numId w:val="1"/>
          <w:ins w:id="19" w:author="^O^所谓" w:date="2020-03-15T02:41:25Z"/>
        </w:numPr>
        <w:ind w:left="420" w:firstLine="420" w:firstLineChars="200"/>
        <w:jc w:val="left"/>
        <w:rPr>
          <w:ins w:id="20" w:author="^O^所谓" w:date="2020-03-15T03:00:10Z"/>
          <w:rFonts w:hint="default"/>
          <w:color w:val="FF0000"/>
          <w:lang w:val="en-US" w:eastAsia="zh-CN"/>
        </w:rPr>
      </w:pPr>
      <w:ins w:id="21" w:author="^O^所谓" w:date="2020-03-15T02:42:21Z">
        <w:r>
          <w:rPr>
            <w:rFonts w:hint="eastAsia"/>
            <w:color w:val="FF0000"/>
            <w:lang w:val="en-US" w:eastAsia="zh-CN"/>
          </w:rPr>
          <w:t>在</w:t>
        </w:r>
      </w:ins>
      <w:ins w:id="22" w:author="^O^所谓" w:date="2020-03-15T02:42:23Z">
        <w:r>
          <w:rPr>
            <w:rFonts w:hint="eastAsia"/>
            <w:color w:val="FF0000"/>
            <w:lang w:val="en-US" w:eastAsia="zh-CN"/>
          </w:rPr>
          <w:t>全部订单</w:t>
        </w:r>
      </w:ins>
      <w:ins w:id="23" w:author="^O^所谓" w:date="2020-03-15T02:42:24Z">
        <w:r>
          <w:rPr>
            <w:rFonts w:hint="eastAsia"/>
            <w:color w:val="FF0000"/>
            <w:lang w:val="en-US" w:eastAsia="zh-CN"/>
          </w:rPr>
          <w:t>中</w:t>
        </w:r>
      </w:ins>
      <w:ins w:id="24" w:author="^O^所谓" w:date="2020-03-15T02:43:06Z">
        <w:r>
          <w:rPr>
            <w:rFonts w:hint="eastAsia"/>
            <w:color w:val="FF0000"/>
            <w:lang w:val="en-US" w:eastAsia="zh-CN"/>
          </w:rPr>
          <w:t>或</w:t>
        </w:r>
      </w:ins>
      <w:ins w:id="25" w:author="^O^所谓" w:date="2020-03-15T02:43:12Z">
        <w:r>
          <w:rPr>
            <w:rFonts w:hint="eastAsia"/>
            <w:color w:val="FF0000"/>
            <w:lang w:val="en-US" w:eastAsia="zh-CN"/>
          </w:rPr>
          <w:t>待付款</w:t>
        </w:r>
      </w:ins>
      <w:ins w:id="26" w:author="^O^所谓" w:date="2020-03-15T02:43:15Z">
        <w:r>
          <w:rPr>
            <w:rFonts w:hint="eastAsia"/>
            <w:color w:val="FF0000"/>
            <w:lang w:val="en-US" w:eastAsia="zh-CN"/>
          </w:rPr>
          <w:t>中</w:t>
        </w:r>
      </w:ins>
      <w:ins w:id="27" w:author="^O^所谓" w:date="2020-03-15T02:42:25Z">
        <w:r>
          <w:rPr>
            <w:rFonts w:hint="eastAsia"/>
            <w:color w:val="FF0000"/>
            <w:lang w:val="en-US" w:eastAsia="zh-CN"/>
          </w:rPr>
          <w:t>，</w:t>
        </w:r>
      </w:ins>
      <w:ins w:id="28" w:author="^O^所谓" w:date="2020-03-15T02:42:27Z">
        <w:r>
          <w:rPr>
            <w:rFonts w:hint="eastAsia"/>
            <w:color w:val="FF0000"/>
            <w:lang w:val="en-US" w:eastAsia="zh-CN"/>
          </w:rPr>
          <w:t>点击</w:t>
        </w:r>
      </w:ins>
      <w:ins w:id="29" w:author="^O^所谓" w:date="2020-03-15T02:42:29Z">
        <w:r>
          <w:rPr>
            <w:rFonts w:hint="eastAsia"/>
            <w:color w:val="FF0000"/>
            <w:lang w:val="en-US" w:eastAsia="zh-CN"/>
          </w:rPr>
          <w:t>支付</w:t>
        </w:r>
      </w:ins>
      <w:ins w:id="30" w:author="^O^所谓" w:date="2020-03-15T02:42:31Z">
        <w:r>
          <w:rPr>
            <w:rFonts w:hint="eastAsia"/>
            <w:color w:val="FF0000"/>
            <w:lang w:val="en-US" w:eastAsia="zh-CN"/>
          </w:rPr>
          <w:t>，</w:t>
        </w:r>
      </w:ins>
      <w:ins w:id="31" w:author="^O^所谓" w:date="2020-03-15T02:42:33Z">
        <w:r>
          <w:rPr>
            <w:rFonts w:hint="eastAsia"/>
            <w:color w:val="FF0000"/>
            <w:lang w:val="en-US" w:eastAsia="zh-CN"/>
          </w:rPr>
          <w:t>跳转</w:t>
        </w:r>
      </w:ins>
      <w:ins w:id="32" w:author="^O^所谓" w:date="2020-03-15T02:42:35Z">
        <w:r>
          <w:rPr>
            <w:rFonts w:hint="eastAsia"/>
            <w:color w:val="FF0000"/>
            <w:lang w:val="en-US" w:eastAsia="zh-CN"/>
          </w:rPr>
          <w:t>支付页面</w:t>
        </w:r>
      </w:ins>
      <w:ins w:id="33" w:author="^O^所谓" w:date="2020-03-15T02:42:37Z">
        <w:r>
          <w:rPr>
            <w:rFonts w:hint="eastAsia"/>
            <w:color w:val="FF0000"/>
            <w:lang w:val="en-US" w:eastAsia="zh-CN"/>
          </w:rPr>
          <w:t>完成</w:t>
        </w:r>
      </w:ins>
      <w:ins w:id="34" w:author="^O^所谓" w:date="2020-03-15T02:42:38Z">
        <w:r>
          <w:rPr>
            <w:rFonts w:hint="eastAsia"/>
            <w:color w:val="FF0000"/>
            <w:lang w:val="en-US" w:eastAsia="zh-CN"/>
          </w:rPr>
          <w:t>支付</w:t>
        </w:r>
      </w:ins>
      <w:ins w:id="35" w:author="^O^所谓" w:date="2020-03-15T02:42:39Z">
        <w:r>
          <w:rPr>
            <w:rFonts w:hint="eastAsia"/>
            <w:color w:val="FF0000"/>
            <w:lang w:val="en-US" w:eastAsia="zh-CN"/>
          </w:rPr>
          <w:t>后，</w:t>
        </w:r>
      </w:ins>
      <w:ins w:id="36" w:author="^O^所谓" w:date="2020-03-15T02:42:42Z">
        <w:r>
          <w:rPr>
            <w:rFonts w:hint="eastAsia"/>
            <w:color w:val="FF0000"/>
            <w:lang w:val="en-US" w:eastAsia="zh-CN"/>
          </w:rPr>
          <w:t>把</w:t>
        </w:r>
      </w:ins>
      <w:ins w:id="37" w:author="^O^所谓" w:date="2020-03-15T02:42:43Z">
        <w:r>
          <w:rPr>
            <w:rFonts w:hint="eastAsia"/>
            <w:color w:val="FF0000"/>
            <w:lang w:val="en-US" w:eastAsia="zh-CN"/>
          </w:rPr>
          <w:t>该</w:t>
        </w:r>
      </w:ins>
    </w:p>
    <w:p>
      <w:pPr>
        <w:widowControl/>
        <w:numPr>
          <w:ilvl w:val="1"/>
          <w:numId w:val="1"/>
          <w:ins w:id="38" w:author="^O^所谓" w:date="2020-03-15T02:41:25Z"/>
        </w:numPr>
        <w:ind w:left="420" w:firstLine="420" w:firstLineChars="200"/>
        <w:jc w:val="left"/>
        <w:rPr>
          <w:ins w:id="39" w:author="^O^所谓" w:date="2020-03-15T02:43:28Z"/>
          <w:rFonts w:hint="default"/>
          <w:color w:val="FF0000"/>
          <w:lang w:val="en-US" w:eastAsia="zh-CN"/>
        </w:rPr>
      </w:pPr>
      <w:ins w:id="40" w:author="^O^所谓" w:date="2020-03-15T02:42:45Z">
        <w:r>
          <w:rPr>
            <w:rFonts w:hint="eastAsia"/>
            <w:color w:val="FF0000"/>
            <w:lang w:val="en-US" w:eastAsia="zh-CN"/>
          </w:rPr>
          <w:t>订单</w:t>
        </w:r>
      </w:ins>
      <w:ins w:id="41" w:author="^O^所谓" w:date="2020-03-15T02:42:46Z">
        <w:r>
          <w:rPr>
            <w:rFonts w:hint="eastAsia"/>
            <w:color w:val="FF0000"/>
            <w:lang w:val="en-US" w:eastAsia="zh-CN"/>
          </w:rPr>
          <w:t>状态</w:t>
        </w:r>
      </w:ins>
      <w:ins w:id="42" w:author="^O^所谓" w:date="2020-03-15T02:42:49Z">
        <w:r>
          <w:rPr>
            <w:rFonts w:hint="eastAsia"/>
            <w:color w:val="FF0000"/>
            <w:lang w:val="en-US" w:eastAsia="zh-CN"/>
          </w:rPr>
          <w:t>变成</w:t>
        </w:r>
      </w:ins>
      <w:ins w:id="43" w:author="^O^所谓" w:date="2020-03-15T02:42:52Z">
        <w:r>
          <w:rPr>
            <w:rFonts w:hint="eastAsia"/>
            <w:color w:val="FF0000"/>
            <w:lang w:val="en-US" w:eastAsia="zh-CN"/>
          </w:rPr>
          <w:t>带</w:t>
        </w:r>
      </w:ins>
      <w:ins w:id="44" w:author="^O^所谓" w:date="2020-03-15T02:42:54Z">
        <w:r>
          <w:rPr>
            <w:rFonts w:hint="eastAsia"/>
            <w:color w:val="FF0000"/>
            <w:lang w:val="en-US" w:eastAsia="zh-CN"/>
          </w:rPr>
          <w:t>收货</w:t>
        </w:r>
      </w:ins>
      <w:ins w:id="45" w:author="^O^所谓" w:date="2020-03-15T02:43:27Z">
        <w:r>
          <w:rPr>
            <w:rFonts w:hint="eastAsia"/>
            <w:color w:val="FF0000"/>
            <w:lang w:val="en-US" w:eastAsia="zh-CN"/>
          </w:rPr>
          <w:t>，</w:t>
        </w:r>
      </w:ins>
      <w:ins w:id="46" w:author="^O^所谓" w:date="2020-03-15T02:43:47Z">
        <w:r>
          <w:rPr>
            <w:rFonts w:hint="eastAsia"/>
            <w:color w:val="FF0000"/>
            <w:lang w:val="en-US" w:eastAsia="zh-CN"/>
          </w:rPr>
          <w:t>和</w:t>
        </w:r>
      </w:ins>
      <w:ins w:id="47" w:author="^O^所谓" w:date="2020-03-15T02:43:49Z">
        <w:r>
          <w:rPr>
            <w:rFonts w:hint="eastAsia"/>
            <w:color w:val="FF0000"/>
            <w:lang w:val="en-US" w:eastAsia="zh-CN"/>
          </w:rPr>
          <w:t>取消</w:t>
        </w:r>
      </w:ins>
      <w:ins w:id="48" w:author="^O^所谓" w:date="2020-03-15T02:43:51Z">
        <w:r>
          <w:rPr>
            <w:rFonts w:hint="eastAsia"/>
            <w:color w:val="FF0000"/>
            <w:lang w:val="en-US" w:eastAsia="zh-CN"/>
          </w:rPr>
          <w:t>订单</w:t>
        </w:r>
      </w:ins>
      <w:ins w:id="49" w:author="^O^所谓" w:date="2020-03-15T02:43:52Z">
        <w:r>
          <w:rPr>
            <w:rFonts w:hint="eastAsia"/>
            <w:color w:val="FF0000"/>
            <w:lang w:val="en-US" w:eastAsia="zh-CN"/>
          </w:rPr>
          <w:t>功能</w:t>
        </w:r>
      </w:ins>
    </w:p>
    <w:p>
      <w:pPr>
        <w:widowControl/>
        <w:numPr>
          <w:ilvl w:val="1"/>
          <w:numId w:val="1"/>
          <w:ins w:id="50" w:author="^O^所谓" w:date="2020-03-15T02:41:25Z"/>
        </w:numPr>
        <w:ind w:left="420" w:firstLine="420" w:firstLineChars="200"/>
        <w:jc w:val="left"/>
        <w:rPr>
          <w:color w:val="FF0000"/>
        </w:rPr>
      </w:pPr>
      <w:ins w:id="51" w:author="^O^所谓" w:date="2020-03-15T02:43:32Z">
        <w:r>
          <w:rPr>
            <w:rFonts w:hint="eastAsia"/>
            <w:color w:val="FF0000"/>
            <w:lang w:val="en-US" w:eastAsia="zh-CN"/>
          </w:rPr>
          <w:t>在</w:t>
        </w:r>
      </w:ins>
      <w:ins w:id="52" w:author="^O^所谓" w:date="2020-03-15T02:43:33Z">
        <w:r>
          <w:rPr>
            <w:rFonts w:hint="eastAsia"/>
            <w:color w:val="FF0000"/>
            <w:lang w:val="en-US" w:eastAsia="zh-CN"/>
          </w:rPr>
          <w:t>全部</w:t>
        </w:r>
      </w:ins>
      <w:ins w:id="53" w:author="^O^所谓" w:date="2020-03-15T02:43:36Z">
        <w:r>
          <w:rPr>
            <w:rFonts w:hint="eastAsia"/>
            <w:color w:val="FF0000"/>
            <w:lang w:val="en-US" w:eastAsia="zh-CN"/>
          </w:rPr>
          <w:t>订单</w:t>
        </w:r>
      </w:ins>
      <w:ins w:id="54" w:author="^O^所谓" w:date="2020-03-15T02:43:38Z">
        <w:r>
          <w:rPr>
            <w:rFonts w:hint="eastAsia"/>
            <w:color w:val="FF0000"/>
            <w:lang w:val="en-US" w:eastAsia="zh-CN"/>
          </w:rPr>
          <w:t>或</w:t>
        </w:r>
      </w:ins>
      <w:ins w:id="55" w:author="^O^所谓" w:date="2020-03-15T02:43:41Z">
        <w:r>
          <w:rPr>
            <w:rFonts w:hint="eastAsia"/>
            <w:color w:val="FF0000"/>
            <w:lang w:val="en-US" w:eastAsia="zh-CN"/>
          </w:rPr>
          <w:t>待</w:t>
        </w:r>
      </w:ins>
      <w:ins w:id="56" w:author="^O^所谓" w:date="2020-03-15T02:43:42Z">
        <w:r>
          <w:rPr>
            <w:rFonts w:hint="eastAsia"/>
            <w:color w:val="FF0000"/>
            <w:lang w:val="en-US" w:eastAsia="zh-CN"/>
          </w:rPr>
          <w:t>收货</w:t>
        </w:r>
      </w:ins>
      <w:ins w:id="57" w:author="^O^所谓" w:date="2020-03-15T02:43:43Z">
        <w:r>
          <w:rPr>
            <w:rFonts w:hint="eastAsia"/>
            <w:color w:val="FF0000"/>
            <w:lang w:val="en-US" w:eastAsia="zh-CN"/>
          </w:rPr>
          <w:t>中</w:t>
        </w:r>
      </w:ins>
      <w:ins w:id="58" w:author="^O^所谓" w:date="2020-03-15T02:43:44Z">
        <w:r>
          <w:rPr>
            <w:rFonts w:hint="eastAsia"/>
            <w:color w:val="FF0000"/>
            <w:lang w:val="en-US" w:eastAsia="zh-CN"/>
          </w:rPr>
          <w:t>，</w:t>
        </w:r>
      </w:ins>
      <w:ins w:id="59" w:author="^O^所谓" w:date="2020-03-15T02:44:09Z">
        <w:r>
          <w:rPr>
            <w:rFonts w:hint="eastAsia"/>
            <w:color w:val="FF0000"/>
            <w:lang w:val="en-US" w:eastAsia="zh-CN"/>
          </w:rPr>
          <w:t>点击</w:t>
        </w:r>
      </w:ins>
      <w:ins w:id="60" w:author="^O^所谓" w:date="2020-03-15T02:44:26Z">
        <w:r>
          <w:rPr>
            <w:rFonts w:hint="eastAsia"/>
            <w:color w:val="FF0000"/>
            <w:lang w:val="en-US" w:eastAsia="zh-CN"/>
          </w:rPr>
          <w:t>确认</w:t>
        </w:r>
      </w:ins>
      <w:ins w:id="61" w:author="^O^所谓" w:date="2020-03-15T02:44:28Z">
        <w:r>
          <w:rPr>
            <w:rFonts w:hint="eastAsia"/>
            <w:color w:val="FF0000"/>
            <w:lang w:val="en-US" w:eastAsia="zh-CN"/>
          </w:rPr>
          <w:t>收货</w:t>
        </w:r>
      </w:ins>
      <w:ins w:id="62" w:author="^O^所谓" w:date="2020-03-15T02:44:36Z">
        <w:r>
          <w:rPr>
            <w:rFonts w:hint="eastAsia"/>
            <w:color w:val="FF0000"/>
            <w:lang w:val="en-US" w:eastAsia="zh-CN"/>
          </w:rPr>
          <w:t>，</w:t>
        </w:r>
      </w:ins>
      <w:ins w:id="63" w:author="^O^所谓" w:date="2020-03-15T02:44:38Z">
        <w:r>
          <w:rPr>
            <w:rFonts w:hint="eastAsia"/>
            <w:color w:val="FF0000"/>
            <w:lang w:val="en-US" w:eastAsia="zh-CN"/>
          </w:rPr>
          <w:t>就</w:t>
        </w:r>
      </w:ins>
      <w:ins w:id="64" w:author="^O^所谓" w:date="2020-03-15T02:44:39Z">
        <w:r>
          <w:rPr>
            <w:rFonts w:hint="eastAsia"/>
            <w:color w:val="FF0000"/>
            <w:lang w:val="en-US" w:eastAsia="zh-CN"/>
          </w:rPr>
          <w:t>会</w:t>
        </w:r>
      </w:ins>
      <w:ins w:id="65" w:author="^O^所谓" w:date="2020-03-15T02:44:40Z">
        <w:r>
          <w:rPr>
            <w:rFonts w:hint="eastAsia"/>
            <w:color w:val="FF0000"/>
            <w:lang w:val="en-US" w:eastAsia="zh-CN"/>
          </w:rPr>
          <w:t>把</w:t>
        </w:r>
      </w:ins>
      <w:ins w:id="66" w:author="^O^所谓" w:date="2020-03-15T02:44:42Z">
        <w:r>
          <w:rPr>
            <w:rFonts w:hint="eastAsia"/>
            <w:color w:val="FF0000"/>
            <w:lang w:val="en-US" w:eastAsia="zh-CN"/>
          </w:rPr>
          <w:t>该</w:t>
        </w:r>
      </w:ins>
      <w:ins w:id="67" w:author="^O^所谓" w:date="2020-03-15T02:44:44Z">
        <w:r>
          <w:rPr>
            <w:rFonts w:hint="eastAsia"/>
            <w:color w:val="FF0000"/>
            <w:lang w:val="en-US" w:eastAsia="zh-CN"/>
          </w:rPr>
          <w:t>订单</w:t>
        </w:r>
      </w:ins>
      <w:ins w:id="68" w:author="^O^所谓" w:date="2020-03-15T02:44:45Z">
        <w:r>
          <w:rPr>
            <w:rFonts w:hint="eastAsia"/>
            <w:color w:val="FF0000"/>
            <w:lang w:val="en-US" w:eastAsia="zh-CN"/>
          </w:rPr>
          <w:t>的</w:t>
        </w:r>
      </w:ins>
      <w:ins w:id="69" w:author="^O^所谓" w:date="2020-03-15T02:44:46Z">
        <w:r>
          <w:rPr>
            <w:rFonts w:hint="eastAsia"/>
            <w:color w:val="FF0000"/>
            <w:lang w:val="en-US" w:eastAsia="zh-CN"/>
          </w:rPr>
          <w:t>状态</w:t>
        </w:r>
      </w:ins>
      <w:ins w:id="70" w:author="^O^所谓" w:date="2020-03-15T02:44:47Z">
        <w:r>
          <w:rPr>
            <w:rFonts w:hint="eastAsia"/>
            <w:color w:val="FF0000"/>
            <w:lang w:val="en-US" w:eastAsia="zh-CN"/>
          </w:rPr>
          <w:t>变成</w:t>
        </w:r>
      </w:ins>
      <w:ins w:id="71" w:author="^O^所谓" w:date="2020-03-15T02:44:51Z">
        <w:r>
          <w:rPr>
            <w:rFonts w:hint="eastAsia"/>
            <w:color w:val="FF0000"/>
            <w:lang w:val="en-US" w:eastAsia="zh-CN"/>
          </w:rPr>
          <w:t>已完成</w:t>
        </w:r>
      </w:ins>
    </w:p>
    <w:p>
      <w:pPr>
        <w:widowControl/>
        <w:numPr>
          <w:ilvl w:val="0"/>
          <w:numId w:val="1"/>
        </w:numPr>
        <w:ind w:left="0" w:leftChars="0" w:firstLine="420" w:firstLineChars="200"/>
        <w:jc w:val="left"/>
        <w:outlineLvl w:val="1"/>
        <w:rPr>
          <w:ins w:id="72" w:author="^O^所谓" w:date="2020-03-16T13:46:57Z"/>
          <w:color w:val="FF0000"/>
        </w:rPr>
      </w:pPr>
      <w:r>
        <w:rPr>
          <w:rFonts w:hint="eastAsia"/>
          <w:color w:val="FF0000"/>
          <w:lang w:val="en-US" w:eastAsia="zh-CN"/>
        </w:rPr>
        <w:t>登陆功能与注册功能</w:t>
      </w:r>
    </w:p>
    <w:p>
      <w:pPr>
        <w:widowControl/>
        <w:numPr>
          <w:ilvl w:val="0"/>
          <w:numId w:val="1"/>
        </w:numPr>
        <w:ind w:left="0" w:leftChars="0" w:firstLine="420" w:firstLineChars="200"/>
        <w:jc w:val="left"/>
        <w:outlineLvl w:val="1"/>
        <w:rPr>
          <w:color w:val="FF0000"/>
        </w:rPr>
      </w:pPr>
      <w:ins w:id="73" w:author="^O^所谓" w:date="2020-03-16T13:47:00Z">
        <w:r>
          <w:rPr>
            <w:rFonts w:hint="eastAsia"/>
            <w:color w:val="FF0000"/>
            <w:lang w:val="en-US" w:eastAsia="zh-CN"/>
          </w:rPr>
          <w:t>支付</w:t>
        </w:r>
      </w:ins>
      <w:ins w:id="74" w:author="^O^所谓" w:date="2020-03-16T13:47:02Z">
        <w:r>
          <w:rPr>
            <w:rFonts w:hint="eastAsia"/>
            <w:color w:val="FF0000"/>
            <w:lang w:val="en-US" w:eastAsia="zh-CN"/>
          </w:rPr>
          <w:t>功能</w:t>
        </w:r>
      </w:ins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outlineLvl w:val="0"/>
        <w:rPr>
          <w:del w:id="75" w:author="^O^所谓" w:date="2020-03-16T13:47:18Z"/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二:项目功能使用介绍</w:t>
      </w:r>
    </w:p>
    <w:p>
      <w:pPr>
        <w:jc w:val="both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both"/>
        <w:outlineLvl w:val="1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第一次进入商城,显示引导页.点击体验跳转到首页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417955" cy="1768475"/>
            <wp:effectExtent l="0" t="0" r="146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7975" cy="180657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1455" cy="1701800"/>
            <wp:effectExtent l="0" t="0" r="1206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如果不是第一次进入项目,进入商城先显示广告页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248158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成功进入商城首页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41905" cy="315404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4785" cy="326072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61590" cy="3178810"/>
            <wp:effectExtent l="0" t="0" r="139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84755" cy="3161030"/>
            <wp:effectExtent l="0" t="0" r="1460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4120" cy="3188335"/>
            <wp:effectExtent l="0" t="0" r="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提交订单后显示订单页面</w:t>
      </w:r>
    </w:p>
    <w:p>
      <w:pPr>
        <w:numPr>
          <w:ilvl w:val="0"/>
          <w:numId w:val="0"/>
        </w:numPr>
        <w:ind w:leftChars="0"/>
        <w:jc w:val="both"/>
        <w:rPr>
          <w:ins w:id="76" w:author="^O^所谓" w:date="2020-03-16T13:58:27Z"/>
        </w:rPr>
      </w:pPr>
      <w:del w:id="77" w:author="^O^所谓" w:date="2020-03-16T13:58:20Z">
        <w:r>
          <w:rPr/>
          <w:drawing>
            <wp:inline distT="0" distB="0" distL="114300" distR="114300">
              <wp:extent cx="3010535" cy="3845560"/>
              <wp:effectExtent l="0" t="0" r="6985" b="1016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13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0535" cy="3845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79" w:author="^O^所谓" w:date="2020-03-16T13:58:20Z">
        <w:r>
          <w:rPr/>
          <w:drawing>
            <wp:inline distT="0" distB="0" distL="114300" distR="114300">
              <wp:extent cx="2485390" cy="3175000"/>
              <wp:effectExtent l="0" t="0" r="13970" b="1016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5390" cy="317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点击支付订单,显示支付页面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763520" cy="3604260"/>
            <wp:effectExtent l="0" t="0" r="1016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99460" cy="486918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登录页面与注册页面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59330" cy="3228340"/>
            <wp:effectExtent l="0" t="0" r="1143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3241040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我的订单页面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13025" cy="3543300"/>
            <wp:effectExtent l="0" t="0" r="825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095" cy="3517265"/>
            <wp:effectExtent l="0" t="0" r="698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我的地址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56385" cy="2128520"/>
            <wp:effectExtent l="0" t="0" r="1333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2255" cy="2214245"/>
            <wp:effectExtent l="0" t="0" r="698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9405" cy="2151380"/>
            <wp:effectExtent l="0" t="0" r="1079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我的收藏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16505" cy="3590290"/>
            <wp:effectExtent l="0" t="0" r="133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我的设置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77160" cy="3743960"/>
            <wp:effectExtent l="0" t="0" r="508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0475" cy="3761740"/>
            <wp:effectExtent l="0" t="0" r="1460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商品详情页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79675" cy="3131820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3780" cy="3086735"/>
            <wp:effectExtent l="0" t="0" r="1270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635" cy="3158490"/>
            <wp:effectExtent l="0" t="0" r="1460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4100" cy="3145790"/>
            <wp:effectExtent l="0" t="0" r="762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3159125"/>
            <wp:effectExtent l="0" t="0" r="762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6C3279"/>
    <w:multiLevelType w:val="multilevel"/>
    <w:tmpl w:val="AF6C32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."/>
      <w:lvlJc w:val="left"/>
      <w:pPr>
        <w:ind w:left="4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42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42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42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42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42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42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420" w:leftChars="0" w:firstLine="0" w:firstLineChars="0"/>
      </w:pPr>
      <w:rPr>
        <w:rFonts w:hint="default"/>
      </w:rPr>
    </w:lvl>
  </w:abstractNum>
  <w:abstractNum w:abstractNumId="1">
    <w:nsid w:val="503DA0A8"/>
    <w:multiLevelType w:val="singleLevel"/>
    <w:tmpl w:val="503DA0A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^O^所谓">
    <w15:presenceInfo w15:providerId="WPS Office" w15:userId="14208701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27F6F"/>
    <w:rsid w:val="220C6708"/>
    <w:rsid w:val="236F0BD6"/>
    <w:rsid w:val="57F27F6F"/>
    <w:rsid w:val="5DB8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microsoft.com/office/2011/relationships/people" Target="people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2020-03-15T05:40:00Z</dcterms:created>
  <dc:creator>^O^所谓</dc:creator>
  <cp:lastModifiedBy>^O^所谓</cp:lastModifiedBy>
  <dcterms:modified xsi:type="dcterms:W3CDTF">2020-03-21T02:21:12Z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2052-11.1.0.9582</vt:lpwstr>
  </property>
</Properties>
</file>